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k6zngemrrp6m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📘 JMeter Functions – Deep Dive with Examples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qgogmukxwta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🧠 What Are JMeter Functions?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JMeter functions are </w:t>
      </w:r>
      <w:r w:rsidDel="00000000" w:rsidR="00000000" w:rsidRPr="00000000">
        <w:rPr>
          <w:b w:val="1"/>
          <w:rtl w:val="0"/>
        </w:rPr>
        <w:t xml:space="preserve">built-in keywords</w:t>
      </w:r>
      <w:r w:rsidDel="00000000" w:rsidR="00000000" w:rsidRPr="00000000">
        <w:rPr>
          <w:rtl w:val="0"/>
        </w:rPr>
        <w:t xml:space="preserve"> that allow dynamic data creation, manipulation, and logic implementation within your test plan. They're wrapped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${__functionName(...)}</w:t>
      </w:r>
      <w:r w:rsidDel="00000000" w:rsidR="00000000" w:rsidRPr="00000000">
        <w:rPr>
          <w:rtl w:val="0"/>
        </w:rPr>
        <w:t xml:space="preserve"> and are evaluated at runtime.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They can be used in: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🧪 </w:t>
      </w:r>
      <w:r w:rsidDel="00000000" w:rsidR="00000000" w:rsidRPr="00000000">
        <w:rPr>
          <w:b w:val="1"/>
          <w:rtl w:val="0"/>
        </w:rPr>
        <w:t xml:space="preserve">Samplers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Pre-/Post-processors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🕵️ </w:t>
      </w:r>
      <w:r w:rsidDel="00000000" w:rsidR="00000000" w:rsidRPr="00000000">
        <w:rPr>
          <w:b w:val="1"/>
          <w:rtl w:val="0"/>
        </w:rPr>
        <w:t xml:space="preserve">Assertions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b w:val="1"/>
          <w:rtl w:val="0"/>
        </w:rPr>
        <w:t xml:space="preserve">Listeners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b w:val="1"/>
          <w:rtl w:val="0"/>
        </w:rPr>
        <w:t xml:space="preserve">Looping logic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94wf3aiqom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💡 Why Use JMeter Functions?</w:t>
      </w:r>
    </w:p>
    <w:tbl>
      <w:tblPr>
        <w:tblStyle w:val="Table1"/>
        <w:tblW w:w="6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60"/>
        <w:gridCol w:w="3920"/>
        <w:tblGridChange w:id="0">
          <w:tblGrid>
            <w:gridCol w:w="2660"/>
            <w:gridCol w:w="39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🔀 Parameterization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Unique usernames, random passwords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♻️ Reusability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Share values between requests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🔄 Logic &amp;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Conditional execution, loops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🔍 Data Extraction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Capture dynamic response values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🪵 Logging &amp; Debugging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Track test execution in logs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l2hf6s666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🧬 Syntax of JMeter Functions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${__functionName(param1, param2, ..., varName)}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__</w:t>
      </w:r>
      <w:r w:rsidDel="00000000" w:rsidR="00000000" w:rsidRPr="00000000">
        <w:rPr>
          <w:rtl w:val="0"/>
        </w:rPr>
        <w:t xml:space="preserve">: All function names start with double underscores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functionName</w:t>
      </w:r>
      <w:r w:rsidDel="00000000" w:rsidR="00000000" w:rsidRPr="00000000">
        <w:rPr>
          <w:rtl w:val="0"/>
        </w:rPr>
        <w:t xml:space="preserve">: The name of the function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Random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</w:t>
      </w:r>
      <w:r w:rsidDel="00000000" w:rsidR="00000000" w:rsidRPr="00000000">
        <w:rPr>
          <w:rtl w:val="0"/>
        </w:rPr>
        <w:t xml:space="preserve">: Input values, escaped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</w:t>
      </w:r>
      <w:r w:rsidDel="00000000" w:rsidR="00000000" w:rsidRPr="00000000">
        <w:rPr>
          <w:rtl w:val="0"/>
        </w:rPr>
        <w:t xml:space="preserve"> if commas are involved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varName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(optional)</w:t>
      </w:r>
      <w:r w:rsidDel="00000000" w:rsidR="00000000" w:rsidRPr="00000000">
        <w:rPr>
          <w:rtl w:val="0"/>
        </w:rPr>
        <w:t xml:space="preserve">: Stores result in a variable for reuse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Example: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${__Random(1000,9999,myOtp)}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Generates a 4-digit random number and stores it in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myOtp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m2ln76n6ec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3sa9pwveg0n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🧭 How to Use JMeter Functions</w:t>
      </w:r>
    </w:p>
    <w:p w:rsidR="00000000" w:rsidDel="00000000" w:rsidP="00000000" w:rsidRDefault="00000000" w:rsidRPr="00000000" w14:paraId="00000028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🧰 </w:t>
      </w:r>
      <w:r w:rsidDel="00000000" w:rsidR="00000000" w:rsidRPr="00000000">
        <w:rPr>
          <w:b w:val="1"/>
          <w:rtl w:val="0"/>
        </w:rPr>
        <w:t xml:space="preserve">Function Helper Dialog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Options &gt; Function Helper Dialog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a function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parameters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"Generate"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the generated string and paste into your test element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ht7c5skkhyr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🗂️ Categories of JMeter Functions with Examples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ai2i97r3af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Information Functions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Used to get metadata about test execution</w:t>
      </w:r>
    </w:p>
    <w:tbl>
      <w:tblPr>
        <w:tblStyle w:val="Table2"/>
        <w:tblW w:w="81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20"/>
        <w:gridCol w:w="2930"/>
        <w:gridCol w:w="2240"/>
        <w:tblGridChange w:id="0">
          <w:tblGrid>
            <w:gridCol w:w="3020"/>
            <w:gridCol w:w="2930"/>
            <w:gridCol w:w="22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${__threadNum()}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Returns thread 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9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${__threadGroupName()}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Returns thread group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UserGroup1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${__time(yyyyMMdd_HHmmss)}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Current time in format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20250627_221545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${__machineIP()}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Returns local IP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192.168.1.10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${__log(MyMsg, info)}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Logs message to JMeter log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Writes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jmeter.log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ins w:author="Stavan Kodolikar" w:id="0" w:date="2025-06-28T06:30:18Z"/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3860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Stavan Kodolikar" w:id="0" w:date="2025-06-28T06:30:18Z">
        <w:bookmarkStart w:colFirst="0" w:colLast="0" w:name="_p8ayws2nyz0b" w:id="8"/>
        <w:bookmarkEnd w:id="8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8">
      <w:pPr>
        <w:rPr>
          <w:ins w:author="Stavan Kodolikar" w:id="0" w:date="2025-06-28T06:30:18Z"/>
          <w:rPrChange w:author="Stavan Kodolikar" w:id="1" w:date="2025-06-28T06:30:18Z">
            <w:rPr>
              <w:b w:val="1"/>
              <w:color w:val="000000"/>
              <w:sz w:val="26"/>
              <w:szCs w:val="26"/>
            </w:rPr>
          </w:rPrChange>
        </w:rPr>
      </w:pPr>
      <w:ins w:author="Stavan Kodolikar" w:id="0" w:date="2025-06-28T06:30:18Z">
        <w:r w:rsidDel="00000000" w:rsidR="00000000" w:rsidRPr="00000000">
          <w:rPr>
            <w:rPrChange w:author="Stavan Kodolikar" w:id="1" w:date="2025-06-28T06:30:18Z">
              <w:rPr>
                <w:b w:val="1"/>
                <w:color w:val="000000"/>
                <w:sz w:val="26"/>
                <w:szCs w:val="26"/>
              </w:rPr>
            </w:rPrChange>
          </w:rPr>
          <w:drawing>
            <wp:inline distB="114300" distT="114300" distL="114300" distR="114300">
              <wp:extent cx="5943600" cy="3937000"/>
              <wp:effectExtent b="0" l="0" r="0" t="0"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37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9">
      <w:pPr>
        <w:rPr>
          <w:ins w:author="Stavan Kodolikar" w:id="0" w:date="2025-06-28T06:30:18Z"/>
          <w:rPrChange w:author="Stavan Kodolikar" w:id="1" w:date="2025-06-28T06:30:18Z">
            <w:rPr>
              <w:b w:val="1"/>
              <w:color w:val="000000"/>
              <w:sz w:val="26"/>
              <w:szCs w:val="26"/>
            </w:rPr>
          </w:rPrChange>
        </w:rPr>
      </w:pPr>
      <w:ins w:author="Stavan Kodolikar" w:id="0" w:date="2025-06-28T06:30:1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A">
      <w:pPr>
        <w:rPr>
          <w:rPrChange w:author="Stavan Kodolikar" w:id="1" w:date="2025-06-28T06:30:18Z">
            <w:rPr>
              <w:b w:val="1"/>
              <w:color w:val="000000"/>
              <w:sz w:val="26"/>
              <w:szCs w:val="26"/>
            </w:rPr>
          </w:rPrChange>
        </w:rPr>
        <w:pPrChange w:author="Stavan Kodolikar" w:id="0" w:date="2025-06-28T06:30:18Z">
          <w:pPr>
            <w:pStyle w:val="Heading3"/>
            <w:keepNext w:val="0"/>
            <w:keepLines w:val="0"/>
            <w:spacing w:before="280" w:lineRule="auto"/>
          </w:pPr>
        </w:pPrChange>
      </w:pPr>
      <w:bookmarkStart w:colFirst="0" w:colLast="0" w:name="_p8ayws2nyz0b" w:id="8"/>
      <w:bookmarkEnd w:id="8"/>
      <w:ins w:author="Stavan Kodolikar" w:id="0" w:date="2025-06-28T06:30:18Z">
        <w:r w:rsidDel="00000000" w:rsidR="00000000" w:rsidRPr="00000000">
          <w:rPr>
            <w:rPrChange w:author="Stavan Kodolikar" w:id="1" w:date="2025-06-28T06:30:18Z">
              <w:rPr>
                <w:b w:val="1"/>
                <w:color w:val="000000"/>
                <w:sz w:val="26"/>
                <w:szCs w:val="26"/>
              </w:rPr>
            </w:rPrChange>
          </w:rPr>
          <w:drawing>
            <wp:inline distB="114300" distT="114300" distL="114300" distR="114300">
              <wp:extent cx="5943600" cy="3492500"/>
              <wp:effectExtent b="0" l="0" r="0" t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92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n1xd9txgm8r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Input Functions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📄 Read data from files</w:t>
      </w:r>
    </w:p>
    <w:tbl>
      <w:tblPr>
        <w:tblStyle w:val="Table3"/>
        <w:tblW w:w="79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20"/>
        <w:gridCol w:w="3380"/>
        <w:tblGridChange w:id="0">
          <w:tblGrid>
            <w:gridCol w:w="4520"/>
            <w:gridCol w:w="3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${__CSVRead(data.csv, 0)}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Reads 1st column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data.csv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${__StringFromFile(file.txt, var, 0,10)}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Reads characters from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${__FileToString(file.txt, UTF-8)}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Reads whole file as a string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vuw9sgdkdfv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Calculation Functions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🔢 Math and random generation</w:t>
      </w:r>
    </w:p>
    <w:tbl>
      <w:tblPr>
        <w:tblStyle w:val="Table4"/>
        <w:tblW w:w="7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70"/>
        <w:gridCol w:w="3560"/>
        <w:tblGridChange w:id="0">
          <w:tblGrid>
            <w:gridCol w:w="3770"/>
            <w:gridCol w:w="35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${__counter(true, userCount)}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Global counter across all threads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${__Random(1, 100, randNum)}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Random int between 1–100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${__RandomString(6, abc123, otp)}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Random 6-char string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abc123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${__UUID()}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Generates UUID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${__intSum(10, 20, sum)}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ins w:author="Stavan Kodolikar" w:id="2" w:date="2025-06-28T06:42:44Z"/>
        </w:rPr>
      </w:pPr>
      <w:ins w:author="Stavan Kodolikar" w:id="2" w:date="2025-06-28T06:42:4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5">
      <w:pPr>
        <w:rPr>
          <w:ins w:author="Stavan Kodolikar" w:id="2" w:date="2025-06-28T06:42:44Z"/>
        </w:rPr>
      </w:pPr>
      <w:ins w:author="Stavan Kodolikar" w:id="2" w:date="2025-06-28T06:42:44Z">
        <w:r w:rsidDel="00000000" w:rsidR="00000000" w:rsidRPr="00000000">
          <w:rPr/>
          <w:drawing>
            <wp:inline distB="114300" distT="114300" distL="114300" distR="114300">
              <wp:extent cx="5943600" cy="3683000"/>
              <wp:effectExtent b="0" l="0" r="0" t="0"/>
              <wp:docPr id="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683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6">
      <w:pPr>
        <w:rPr>
          <w:ins w:author="Stavan Kodolikar" w:id="2" w:date="2025-06-28T06:42:44Z"/>
        </w:rPr>
      </w:pPr>
      <w:ins w:author="Stavan Kodolikar" w:id="2" w:date="2025-06-28T06:42:4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7">
      <w:pPr>
        <w:rPr>
          <w:ins w:author="Stavan Kodolikar" w:id="2" w:date="2025-06-28T06:42:44Z"/>
        </w:rPr>
      </w:pPr>
      <w:ins w:author="Stavan Kodolikar" w:id="2" w:date="2025-06-28T06:42:4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nrphgpzj1e" w:id="11"/>
      <w:bookmarkEnd w:id="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Scripting Functions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⚙️ Use scripting languages</w:t>
      </w:r>
    </w:p>
    <w:tbl>
      <w:tblPr>
        <w:tblStyle w:val="Table5"/>
        <w:tblW w:w="6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75"/>
        <w:gridCol w:w="2990"/>
        <w:tblGridChange w:id="0">
          <w:tblGrid>
            <w:gridCol w:w="3875"/>
            <w:gridCol w:w="29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${__groovy('return 2+2', myVar)}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Executes Groovy code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${__BeanShell('vars.get("user")')}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Executes BeanShell script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${__jexl3(1+1, x)}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Evaluates JEXL3 expression</w:t>
            </w:r>
          </w:p>
        </w:tc>
      </w:tr>
    </w:tbl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Groovy is preferred</w:t>
      </w:r>
      <w:r w:rsidDel="00000000" w:rsidR="00000000" w:rsidRPr="00000000">
        <w:rPr>
          <w:rtl w:val="0"/>
        </w:rPr>
        <w:t xml:space="preserve"> over BeanShell for performance.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m2pc227ijih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Properties Functions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🔐 Read/write global JMeter properties</w:t>
      </w:r>
    </w:p>
    <w:tbl>
      <w:tblPr>
        <w:tblStyle w:val="Table6"/>
        <w:tblW w:w="5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70"/>
        <w:gridCol w:w="1685"/>
        <w:tblGridChange w:id="0">
          <w:tblGrid>
            <w:gridCol w:w="3770"/>
            <w:gridCol w:w="16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${__property(myProp, defaultVal)}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Reads property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${__setProperty(myProp, 123)}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Sets property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i24nlhy4t9j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Variables Functions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🧩 Manipulate JMeter variables</w:t>
      </w:r>
    </w:p>
    <w:tbl>
      <w:tblPr>
        <w:tblStyle w:val="Table7"/>
        <w:tblW w:w="7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75"/>
        <w:gridCol w:w="4085"/>
        <w:tblGridChange w:id="0">
          <w:tblGrid>
            <w:gridCol w:w="3875"/>
            <w:gridCol w:w="4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${__split("user:pass", cred, ":")}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Splits into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${cred_1}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${cred_2}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${__V(varName)}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Dynamically evaluates variable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${__eval(${myExpr})}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Evaluates value of a variable expression</w:t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ymyjkn1c0zf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String Functions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🔤 Encode, decode, manipulate strings</w:t>
      </w:r>
    </w:p>
    <w:tbl>
      <w:tblPr>
        <w:tblStyle w:val="Table8"/>
        <w:tblW w:w="8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30"/>
        <w:gridCol w:w="4190"/>
        <w:tblGridChange w:id="0">
          <w:tblGrid>
            <w:gridCol w:w="4730"/>
            <w:gridCol w:w="41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${__urlencode("a@b.com")}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a%40b.com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${__urldecode("a%20b")}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${__regexFunction('name=(\w+)', 1, 1, $1)}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Extracts value from response using regex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j9ye5j042n6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⚠️ Important Considerations</w:t>
      </w:r>
    </w:p>
    <w:tbl>
      <w:tblPr>
        <w:tblStyle w:val="Table9"/>
        <w:tblW w:w="9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80"/>
        <w:gridCol w:w="6605"/>
        <w:tblGridChange w:id="0">
          <w:tblGrid>
            <w:gridCol w:w="2480"/>
            <w:gridCol w:w="66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⏱️ 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__groovy</w:t>
            </w:r>
            <w:r w:rsidDel="00000000" w:rsidR="00000000" w:rsidRPr="00000000">
              <w:rPr>
                <w:rtl w:val="0"/>
              </w:rPr>
              <w:t xml:space="preserve"> over BeanShell for faster execution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🔁 Scope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Some functions are </w:t>
            </w:r>
            <w:r w:rsidDel="00000000" w:rsidR="00000000" w:rsidRPr="00000000">
              <w:rPr>
                <w:b w:val="1"/>
                <w:rtl w:val="0"/>
              </w:rPr>
              <w:t xml:space="preserve">global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__counter(true)</w:t>
            </w:r>
            <w:r w:rsidDel="00000000" w:rsidR="00000000" w:rsidRPr="00000000">
              <w:rPr>
                <w:rtl w:val="0"/>
              </w:rPr>
              <w:t xml:space="preserve">), some per-thread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🔡 Commas in Params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Escape commas in strings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🧪 Debugging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${__log(...)}</w:t>
            </w:r>
            <w:r w:rsidDel="00000000" w:rsidR="00000000" w:rsidRPr="00000000">
              <w:rPr>
                <w:rtl w:val="0"/>
              </w:rPr>
              <w:t xml:space="preserve"> or View Results Tree to inspect runtime values</w:t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fo2fn1eqw7r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Example Test Use Case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Generate unique username and log it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${__RandomString(6, abcdefghijkl, user)}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${__log(GeneratedUser: ${user}, info)}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